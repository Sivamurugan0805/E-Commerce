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8FC5" w14:textId="77777777" w:rsidR="0099491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6EBF352E" w14:textId="77777777" w:rsidR="0099491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386823E4" w14:textId="77777777" w:rsidR="0099491C" w:rsidRDefault="0099491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491C" w14:paraId="2CA653B2" w14:textId="77777777">
        <w:tc>
          <w:tcPr>
            <w:tcW w:w="4508" w:type="dxa"/>
          </w:tcPr>
          <w:p w14:paraId="0E35B72D" w14:textId="77777777" w:rsidR="009949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DC0E88E" w14:textId="77777777" w:rsidR="009949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26-05-2025</w:t>
            </w:r>
          </w:p>
        </w:tc>
      </w:tr>
      <w:tr w:rsidR="0099491C" w14:paraId="7C2E97EC" w14:textId="77777777">
        <w:tc>
          <w:tcPr>
            <w:tcW w:w="4508" w:type="dxa"/>
          </w:tcPr>
          <w:p w14:paraId="03E5B1C7" w14:textId="77777777" w:rsidR="009949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1DE1D82A" w14:textId="77777777" w:rsidR="0099491C" w:rsidRDefault="0099491C">
            <w:pPr>
              <w:rPr>
                <w:rFonts w:ascii="Calibri" w:eastAsia="Calibri" w:hAnsi="Calibri" w:cs="Calibri"/>
              </w:rPr>
            </w:pPr>
          </w:p>
        </w:tc>
      </w:tr>
      <w:tr w:rsidR="0099491C" w14:paraId="71DE16F7" w14:textId="77777777">
        <w:tc>
          <w:tcPr>
            <w:tcW w:w="4508" w:type="dxa"/>
          </w:tcPr>
          <w:p w14:paraId="228742AE" w14:textId="77777777" w:rsidR="009949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3A15D01F" w14:textId="23429FDC" w:rsidR="0099491C" w:rsidRDefault="00F870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E-Commerce</w:t>
            </w:r>
          </w:p>
        </w:tc>
      </w:tr>
      <w:tr w:rsidR="0099491C" w14:paraId="100D9C59" w14:textId="77777777">
        <w:tc>
          <w:tcPr>
            <w:tcW w:w="4508" w:type="dxa"/>
          </w:tcPr>
          <w:p w14:paraId="7023FC89" w14:textId="77777777" w:rsidR="009949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F9C08E2" w14:textId="77777777" w:rsidR="009949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533B86D" w14:textId="77777777" w:rsidR="0099491C" w:rsidRDefault="0099491C">
      <w:pPr>
        <w:spacing w:after="160" w:line="259" w:lineRule="auto"/>
        <w:rPr>
          <w:rFonts w:ascii="Calibri" w:eastAsia="Calibri" w:hAnsi="Calibri" w:cs="Calibri"/>
          <w:b/>
        </w:rPr>
      </w:pPr>
    </w:p>
    <w:p w14:paraId="5C373358" w14:textId="77777777" w:rsidR="0099491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4CB999A6" w14:textId="77777777" w:rsidR="0099491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0748579D" w14:textId="7F0A30C0" w:rsidR="0099491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</w:t>
      </w:r>
      <w:ins w:id="0" w:author="Manoj" w:date="2025-12-11T13:33:00Z" w16du:dateUtc="2025-12-11T08:03:00Z">
        <w:r w:rsidR="00B51B96">
          <w:rPr>
            <w:rFonts w:ascii="Calibri" w:eastAsia="Calibri" w:hAnsi="Calibri" w:cs="Calibri"/>
            <w:b/>
          </w:rPr>
          <w:t>E-Co</w:t>
        </w:r>
      </w:ins>
      <w:ins w:id="1" w:author="Manoj" w:date="2025-12-11T13:34:00Z" w16du:dateUtc="2025-12-11T08:04:00Z">
        <w:r w:rsidR="00B51B96">
          <w:rPr>
            <w:rFonts w:ascii="Calibri" w:eastAsia="Calibri" w:hAnsi="Calibri" w:cs="Calibri"/>
            <w:b/>
          </w:rPr>
          <w:t>mmerce Application</w:t>
        </w:r>
      </w:ins>
      <w:del w:id="2" w:author="Manoj" w:date="2025-12-11T13:33:00Z" w16du:dateUtc="2025-12-11T08:03:00Z">
        <w:r w:rsidDel="00B51B96">
          <w:rPr>
            <w:rFonts w:ascii="Calibri" w:eastAsia="Calibri" w:hAnsi="Calibri" w:cs="Calibri"/>
            <w:b/>
          </w:rPr>
          <w:delText>Music Streaming App</w:delText>
        </w:r>
      </w:del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99491C" w14:paraId="06599F59" w14:textId="77777777">
        <w:tc>
          <w:tcPr>
            <w:tcW w:w="988" w:type="dxa"/>
          </w:tcPr>
          <w:p w14:paraId="7D55E17F" w14:textId="77777777" w:rsidR="0099491C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62B8BF91" w14:textId="77777777" w:rsidR="0099491C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649A1662" w14:textId="77777777" w:rsidR="0099491C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266ED4" w14:paraId="6FFEE156" w14:textId="77777777" w:rsidTr="00266ED4">
        <w:trPr>
          <w:trHeight w:val="959"/>
        </w:trPr>
        <w:tc>
          <w:tcPr>
            <w:tcW w:w="988" w:type="dxa"/>
          </w:tcPr>
          <w:p w14:paraId="1EE44EC0" w14:textId="2E55D38D" w:rsidR="00266ED4" w:rsidRDefault="00266ED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37ADDA3E" w14:textId="71A6A24F" w:rsidR="00266ED4" w:rsidRDefault="00266ED4" w:rsidP="00266ED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</w:t>
            </w:r>
          </w:p>
        </w:tc>
        <w:tc>
          <w:tcPr>
            <w:tcW w:w="4820" w:type="dxa"/>
          </w:tcPr>
          <w:p w14:paraId="239A42BC" w14:textId="40CA930C" w:rsidR="00266ED4" w:rsidRDefault="00266ED4" w:rsidP="00266ED4">
            <w:pPr>
              <w:spacing w:after="160" w:line="259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</w:t>
            </w:r>
            <w:r>
              <w:rPr>
                <w:rFonts w:ascii="Calibri" w:eastAsia="Calibri" w:hAnsi="Calibri" w:cs="Calibri"/>
              </w:rPr>
              <w:t>t.</w:t>
            </w:r>
          </w:p>
        </w:tc>
      </w:tr>
      <w:tr w:rsidR="00266ED4" w14:paraId="0ADBEA6A" w14:textId="77777777" w:rsidTr="00266ED4">
        <w:trPr>
          <w:trHeight w:val="959"/>
        </w:trPr>
        <w:tc>
          <w:tcPr>
            <w:tcW w:w="988" w:type="dxa"/>
          </w:tcPr>
          <w:p w14:paraId="56CF3663" w14:textId="42EFB0FC" w:rsidR="00266ED4" w:rsidRDefault="00266ED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666665EE" w14:textId="38730ABF" w:rsidR="00266ED4" w:rsidRDefault="00266ED4" w:rsidP="00266ED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Product Browsing</w:t>
            </w:r>
          </w:p>
        </w:tc>
        <w:tc>
          <w:tcPr>
            <w:tcW w:w="4820" w:type="dxa"/>
          </w:tcPr>
          <w:p w14:paraId="01613FDE" w14:textId="0C5FF4F2" w:rsidR="00266ED4" w:rsidRDefault="00266ED4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View Products, Filter Products </w:t>
            </w:r>
            <w:proofErr w:type="gramStart"/>
            <w:r>
              <w:rPr>
                <w:rFonts w:ascii="Calibri" w:eastAsia="Calibri" w:hAnsi="Calibri" w:cs="Calibri"/>
              </w:rPr>
              <w:t>and  Search</w:t>
            </w:r>
            <w:proofErr w:type="gramEnd"/>
            <w:r>
              <w:rPr>
                <w:rFonts w:ascii="Calibri" w:eastAsia="Calibri" w:hAnsi="Calibri" w:cs="Calibri"/>
              </w:rPr>
              <w:t xml:space="preserve"> Products.</w:t>
            </w:r>
          </w:p>
        </w:tc>
      </w:tr>
      <w:tr w:rsidR="00266ED4" w14:paraId="7C3FCA2D" w14:textId="77777777" w:rsidTr="00266ED4">
        <w:trPr>
          <w:trHeight w:val="959"/>
        </w:trPr>
        <w:tc>
          <w:tcPr>
            <w:tcW w:w="988" w:type="dxa"/>
          </w:tcPr>
          <w:p w14:paraId="62F0763B" w14:textId="2FE201D4" w:rsidR="00266ED4" w:rsidRDefault="00266ED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3DF4B09E" w14:textId="32A49ECD" w:rsidR="00266ED4" w:rsidRPr="00F8702E" w:rsidRDefault="00266ED4" w:rsidP="00266ED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Product Management</w:t>
            </w:r>
          </w:p>
        </w:tc>
        <w:tc>
          <w:tcPr>
            <w:tcW w:w="4820" w:type="dxa"/>
          </w:tcPr>
          <w:p w14:paraId="6F28688D" w14:textId="1A65D196" w:rsidR="00266ED4" w:rsidRDefault="00266ED4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Product, Edit Product and Delete Product (Seller/Admin).</w:t>
            </w:r>
          </w:p>
        </w:tc>
      </w:tr>
      <w:tr w:rsidR="00266ED4" w14:paraId="424357D0" w14:textId="77777777" w:rsidTr="00266ED4">
        <w:trPr>
          <w:trHeight w:val="692"/>
        </w:trPr>
        <w:tc>
          <w:tcPr>
            <w:tcW w:w="988" w:type="dxa"/>
          </w:tcPr>
          <w:p w14:paraId="3A8D1BC9" w14:textId="5CC0ABB4" w:rsidR="00266ED4" w:rsidRDefault="00266ED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2A773602" w14:textId="77777777" w:rsidR="00266ED4" w:rsidRPr="00F8702E" w:rsidRDefault="00266ED4" w:rsidP="00266ED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F8702E">
              <w:rPr>
                <w:rFonts w:ascii="Calibri" w:eastAsia="Calibri" w:hAnsi="Calibri" w:cs="Calibri"/>
                <w:b/>
                <w:bCs/>
              </w:rPr>
              <w:t>Shopping Cart</w:t>
            </w:r>
          </w:p>
          <w:p w14:paraId="526FC709" w14:textId="77777777" w:rsidR="00266ED4" w:rsidRDefault="00266ED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p w14:paraId="25337605" w14:textId="16F01041" w:rsidR="00266ED4" w:rsidRDefault="00266ED4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to Cart, Remove from Cart and Update Quantity.</w:t>
            </w:r>
          </w:p>
        </w:tc>
      </w:tr>
      <w:tr w:rsidR="00266ED4" w14:paraId="57367D9E" w14:textId="77777777" w:rsidTr="00266ED4">
        <w:trPr>
          <w:trHeight w:val="550"/>
        </w:trPr>
        <w:tc>
          <w:tcPr>
            <w:tcW w:w="988" w:type="dxa"/>
          </w:tcPr>
          <w:p w14:paraId="1F0EB0D0" w14:textId="64B53560" w:rsidR="00266ED4" w:rsidRDefault="00266ED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11A1F003" w14:textId="05F7703F" w:rsidR="00266ED4" w:rsidRDefault="00266ED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Order Management</w:t>
            </w:r>
          </w:p>
        </w:tc>
        <w:tc>
          <w:tcPr>
            <w:tcW w:w="4820" w:type="dxa"/>
          </w:tcPr>
          <w:p w14:paraId="0C814B68" w14:textId="29BE3E01" w:rsidR="00266ED4" w:rsidRDefault="00266ED4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Place Order, View Order Status and Cancel Order.</w:t>
            </w:r>
          </w:p>
        </w:tc>
      </w:tr>
      <w:tr w:rsidR="0099491C" w14:paraId="7D6AA3D1" w14:textId="77777777" w:rsidTr="00266ED4">
        <w:trPr>
          <w:trHeight w:val="572"/>
        </w:trPr>
        <w:tc>
          <w:tcPr>
            <w:tcW w:w="988" w:type="dxa"/>
          </w:tcPr>
          <w:p w14:paraId="0CF6B8E0" w14:textId="57939A57" w:rsidR="0099491C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</w:t>
            </w:r>
            <w:r w:rsidR="00266ED4"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3543" w:type="dxa"/>
          </w:tcPr>
          <w:p w14:paraId="701F2970" w14:textId="7D66358F" w:rsidR="0099491C" w:rsidRDefault="00266ED4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Payment Processing</w:t>
            </w:r>
          </w:p>
        </w:tc>
        <w:tc>
          <w:tcPr>
            <w:tcW w:w="4820" w:type="dxa"/>
          </w:tcPr>
          <w:p w14:paraId="76859323" w14:textId="4F1BC386" w:rsidR="0099491C" w:rsidRDefault="00266ED4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Payment Gateway Integration and Billing Details.</w:t>
            </w:r>
          </w:p>
        </w:tc>
      </w:tr>
      <w:tr w:rsidR="00266ED4" w14:paraId="2F502F9E" w14:textId="77777777" w:rsidTr="00266ED4">
        <w:trPr>
          <w:trHeight w:val="572"/>
        </w:trPr>
        <w:tc>
          <w:tcPr>
            <w:tcW w:w="988" w:type="dxa"/>
          </w:tcPr>
          <w:p w14:paraId="1231B747" w14:textId="6A680593" w:rsidR="00266ED4" w:rsidRDefault="00266ED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FR-7</w:t>
            </w:r>
          </w:p>
        </w:tc>
        <w:tc>
          <w:tcPr>
            <w:tcW w:w="3543" w:type="dxa"/>
          </w:tcPr>
          <w:p w14:paraId="1850DC29" w14:textId="0556B16E" w:rsidR="00266ED4" w:rsidRDefault="00266ED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User Profile Management</w:t>
            </w:r>
          </w:p>
        </w:tc>
        <w:tc>
          <w:tcPr>
            <w:tcW w:w="4820" w:type="dxa"/>
          </w:tcPr>
          <w:p w14:paraId="711AE1AA" w14:textId="777B9B8D" w:rsidR="00266ED4" w:rsidRDefault="00266ED4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Profile, Manage Address, View Order History.</w:t>
            </w:r>
          </w:p>
        </w:tc>
      </w:tr>
      <w:tr w:rsidR="00266ED4" w14:paraId="3C7917B3" w14:textId="77777777" w:rsidTr="00266ED4">
        <w:trPr>
          <w:trHeight w:val="572"/>
        </w:trPr>
        <w:tc>
          <w:tcPr>
            <w:tcW w:w="988" w:type="dxa"/>
          </w:tcPr>
          <w:p w14:paraId="74856275" w14:textId="7E3B0EEA" w:rsidR="00266ED4" w:rsidRDefault="00266ED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FR-8</w:t>
            </w:r>
          </w:p>
        </w:tc>
        <w:tc>
          <w:tcPr>
            <w:tcW w:w="3543" w:type="dxa"/>
          </w:tcPr>
          <w:p w14:paraId="3C1F0A0E" w14:textId="2DA02A80" w:rsidR="00266ED4" w:rsidRDefault="00266ED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Admin Dashboard</w:t>
            </w:r>
          </w:p>
        </w:tc>
        <w:tc>
          <w:tcPr>
            <w:tcW w:w="4820" w:type="dxa"/>
          </w:tcPr>
          <w:p w14:paraId="0DD19621" w14:textId="16963C00" w:rsidR="00266ED4" w:rsidRDefault="00266ED4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 Users, Manage Products, View Reports.</w:t>
            </w:r>
          </w:p>
        </w:tc>
      </w:tr>
    </w:tbl>
    <w:p w14:paraId="7F1B7DBC" w14:textId="77777777" w:rsidR="0099491C" w:rsidRDefault="0099491C">
      <w:pPr>
        <w:spacing w:after="160" w:line="259" w:lineRule="auto"/>
        <w:rPr>
          <w:rFonts w:ascii="Calibri" w:eastAsia="Calibri" w:hAnsi="Calibri" w:cs="Calibri"/>
          <w:b/>
        </w:rPr>
      </w:pPr>
    </w:p>
    <w:p w14:paraId="5CB39C64" w14:textId="77777777" w:rsidR="0099491C" w:rsidRDefault="0099491C">
      <w:pPr>
        <w:spacing w:after="160" w:line="259" w:lineRule="auto"/>
        <w:rPr>
          <w:rFonts w:ascii="Calibri" w:eastAsia="Calibri" w:hAnsi="Calibri" w:cs="Calibri"/>
          <w:b/>
        </w:rPr>
      </w:pPr>
    </w:p>
    <w:p w14:paraId="71839559" w14:textId="77777777" w:rsidR="0099491C" w:rsidRDefault="0099491C">
      <w:pPr>
        <w:spacing w:after="160" w:line="259" w:lineRule="auto"/>
        <w:rPr>
          <w:rFonts w:ascii="Calibri" w:eastAsia="Calibri" w:hAnsi="Calibri" w:cs="Calibri"/>
          <w:b/>
        </w:rPr>
      </w:pPr>
    </w:p>
    <w:p w14:paraId="3D66A7C8" w14:textId="77777777" w:rsidR="00266ED4" w:rsidRDefault="00266ED4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60055C2F" w14:textId="1C888BC4" w:rsidR="0099491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Non-functional Requirements:</w:t>
      </w:r>
    </w:p>
    <w:p w14:paraId="48AE63CC" w14:textId="77777777" w:rsidR="0099491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80"/>
        <w:gridCol w:w="6390"/>
      </w:tblGrid>
      <w:tr w:rsidR="0099491C" w14:paraId="21C684BA" w14:textId="77777777" w:rsidTr="00AA67A2">
        <w:tc>
          <w:tcPr>
            <w:tcW w:w="846" w:type="dxa"/>
          </w:tcPr>
          <w:p w14:paraId="65375216" w14:textId="77777777" w:rsidR="0099491C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780" w:type="dxa"/>
          </w:tcPr>
          <w:p w14:paraId="1655130D" w14:textId="77777777" w:rsidR="0099491C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58C89344" w14:textId="77777777" w:rsidR="0099491C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99491C" w14:paraId="2ABD4CA5" w14:textId="77777777" w:rsidTr="00B51B96">
        <w:trPr>
          <w:trHeight w:val="892"/>
        </w:trPr>
        <w:tc>
          <w:tcPr>
            <w:tcW w:w="846" w:type="dxa"/>
          </w:tcPr>
          <w:p w14:paraId="57DE920F" w14:textId="77777777" w:rsidR="0099491C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780" w:type="dxa"/>
          </w:tcPr>
          <w:p w14:paraId="10963606" w14:textId="77777777" w:rsidR="0099491C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6DA33F39" w14:textId="6F24BD77" w:rsidR="0099491C" w:rsidRDefault="00AA67A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Platform should be </w:t>
            </w:r>
            <w:proofErr w:type="gramStart"/>
            <w:r>
              <w:rPr>
                <w:rFonts w:ascii="Calibri" w:eastAsia="Calibri" w:hAnsi="Calibri" w:cs="Calibri"/>
              </w:rPr>
              <w:t>offer</w:t>
            </w:r>
            <w:proofErr w:type="gramEnd"/>
            <w:r>
              <w:rPr>
                <w:rFonts w:ascii="Calibri" w:eastAsia="Calibri" w:hAnsi="Calibri" w:cs="Calibri"/>
              </w:rPr>
              <w:t xml:space="preserve"> a clean, intuitive interface that allows users to browse products, add to cart and checkout easily.</w:t>
            </w:r>
          </w:p>
        </w:tc>
      </w:tr>
      <w:tr w:rsidR="00AA67A2" w14:paraId="247D07EB" w14:textId="77777777" w:rsidTr="00B51B96">
        <w:trPr>
          <w:trHeight w:val="847"/>
        </w:trPr>
        <w:tc>
          <w:tcPr>
            <w:tcW w:w="846" w:type="dxa"/>
          </w:tcPr>
          <w:p w14:paraId="14721C2D" w14:textId="78DAF534" w:rsidR="00AA67A2" w:rsidRDefault="00AA67A2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780" w:type="dxa"/>
          </w:tcPr>
          <w:p w14:paraId="78AFA10B" w14:textId="070B02DF" w:rsidR="00AA67A2" w:rsidRDefault="00AA67A2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04C213C4" w14:textId="0CFA2929" w:rsidR="00AA67A2" w:rsidRDefault="00AA67A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data transfers must be encrypted; implement role-based access, secure payment handling and token-based authentication.</w:t>
            </w:r>
          </w:p>
        </w:tc>
      </w:tr>
      <w:tr w:rsidR="00AA67A2" w14:paraId="22927CBE" w14:textId="77777777" w:rsidTr="00B51B96">
        <w:trPr>
          <w:trHeight w:val="1115"/>
        </w:trPr>
        <w:tc>
          <w:tcPr>
            <w:tcW w:w="846" w:type="dxa"/>
          </w:tcPr>
          <w:p w14:paraId="34F28505" w14:textId="1F98CA7B" w:rsidR="00AA67A2" w:rsidRDefault="00AA67A2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780" w:type="dxa"/>
          </w:tcPr>
          <w:p w14:paraId="56E5D620" w14:textId="1EA165D9" w:rsidR="00AA67A2" w:rsidRDefault="00AA67A2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4A546423" w14:textId="7C6C275C" w:rsidR="00AA67A2" w:rsidRDefault="00AA67A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e-commerce system should be available 24/7 with minimal downtime and should handle failures without losing order or payment data.</w:t>
            </w:r>
          </w:p>
        </w:tc>
      </w:tr>
      <w:tr w:rsidR="0099491C" w14:paraId="0E888CCD" w14:textId="77777777" w:rsidTr="00B51B96">
        <w:trPr>
          <w:trHeight w:val="848"/>
        </w:trPr>
        <w:tc>
          <w:tcPr>
            <w:tcW w:w="846" w:type="dxa"/>
          </w:tcPr>
          <w:p w14:paraId="0F1363DF" w14:textId="77777777" w:rsidR="0099491C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780" w:type="dxa"/>
          </w:tcPr>
          <w:p w14:paraId="75EB18A2" w14:textId="3800FBCD" w:rsidR="0099491C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</w:t>
            </w:r>
            <w:r w:rsidR="00AA67A2">
              <w:rPr>
                <w:rFonts w:ascii="Calibri" w:eastAsia="Calibri" w:hAnsi="Calibri" w:cs="Calibri"/>
                <w:b/>
              </w:rPr>
              <w:t>ormance</w:t>
            </w:r>
          </w:p>
        </w:tc>
        <w:tc>
          <w:tcPr>
            <w:tcW w:w="6390" w:type="dxa"/>
          </w:tcPr>
          <w:p w14:paraId="571CFFA7" w14:textId="37C6D24E" w:rsidR="0099491C" w:rsidRDefault="00AA67A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like product</w:t>
            </w:r>
            <w:ins w:id="3" w:author="Manoj" w:date="2025-12-11T13:34:00Z" w16du:dateUtc="2025-12-11T08:04:00Z">
              <w:r w:rsidR="00B51B96">
                <w:rPr>
                  <w:rFonts w:ascii="Calibri" w:eastAsia="Calibri" w:hAnsi="Calibri" w:cs="Calibri"/>
                </w:rPr>
                <w:t xml:space="preserve"> </w:t>
              </w:r>
            </w:ins>
            <w:del w:id="4" w:author="Manoj" w:date="2025-12-11T13:34:00Z" w16du:dateUtc="2025-12-11T08:04:00Z">
              <w:r w:rsidDel="00B51B96">
                <w:rPr>
                  <w:rFonts w:ascii="Calibri" w:eastAsia="Calibri" w:hAnsi="Calibri" w:cs="Calibri"/>
                </w:rPr>
                <w:delText xml:space="preserve">  </w:delText>
              </w:r>
            </w:del>
            <w:r>
              <w:rPr>
                <w:rFonts w:ascii="Calibri" w:eastAsia="Calibri" w:hAnsi="Calibri" w:cs="Calibri"/>
              </w:rPr>
              <w:t xml:space="preserve">listing, search results, and checkout should load </w:t>
            </w:r>
            <w:del w:id="5" w:author="Manoj" w:date="2025-12-11T13:34:00Z" w16du:dateUtc="2025-12-11T08:04:00Z">
              <w:r w:rsidDel="00B51B96">
                <w:rPr>
                  <w:rFonts w:ascii="Calibri" w:eastAsia="Calibri" w:hAnsi="Calibri" w:cs="Calibri"/>
                </w:rPr>
                <w:delText xml:space="preserve"> </w:delText>
              </w:r>
            </w:del>
            <w:r>
              <w:rPr>
                <w:rFonts w:ascii="Calibri" w:eastAsia="Calibri" w:hAnsi="Calibri" w:cs="Calibri"/>
              </w:rPr>
              <w:t>within 3 seconds even during high traffic</w:t>
            </w:r>
            <w:r w:rsidR="00000000">
              <w:rPr>
                <w:rFonts w:ascii="Calibri" w:eastAsia="Calibri" w:hAnsi="Calibri" w:cs="Calibri"/>
              </w:rPr>
              <w:t>.</w:t>
            </w:r>
          </w:p>
        </w:tc>
      </w:tr>
      <w:tr w:rsidR="00AA67A2" w14:paraId="0E117FDC" w14:textId="77777777" w:rsidTr="00AA67A2">
        <w:tc>
          <w:tcPr>
            <w:tcW w:w="846" w:type="dxa"/>
          </w:tcPr>
          <w:p w14:paraId="7AF4D6F7" w14:textId="740AEB43" w:rsidR="00AA67A2" w:rsidRDefault="00AA67A2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780" w:type="dxa"/>
          </w:tcPr>
          <w:p w14:paraId="1DE7C681" w14:textId="3CD12BE4" w:rsidR="00AA67A2" w:rsidRDefault="00AA67A2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5FB7179B" w14:textId="7F997AE7" w:rsidR="00AA67A2" w:rsidRDefault="00B51B9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platform should support on increasing number of users, products and transactions without performance drop. </w:t>
            </w:r>
          </w:p>
        </w:tc>
      </w:tr>
      <w:tr w:rsidR="00B51B96" w14:paraId="5C885702" w14:textId="77777777" w:rsidTr="00AA67A2">
        <w:tc>
          <w:tcPr>
            <w:tcW w:w="846" w:type="dxa"/>
          </w:tcPr>
          <w:p w14:paraId="05228FAF" w14:textId="5F2BDB40" w:rsidR="00B51B96" w:rsidRDefault="00B51B96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780" w:type="dxa"/>
          </w:tcPr>
          <w:p w14:paraId="19EEEFDD" w14:textId="1BEF9174" w:rsidR="00B51B96" w:rsidRDefault="00B51B96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Maintainability</w:t>
            </w:r>
          </w:p>
        </w:tc>
        <w:tc>
          <w:tcPr>
            <w:tcW w:w="6390" w:type="dxa"/>
          </w:tcPr>
          <w:p w14:paraId="7E74A91A" w14:textId="19EC28BD" w:rsidR="00B51B96" w:rsidRDefault="00B51B9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easy to update, debug, and upgrade without affecting ongoing user activity.</w:t>
            </w:r>
          </w:p>
        </w:tc>
      </w:tr>
    </w:tbl>
    <w:p w14:paraId="6BFF7798" w14:textId="77777777" w:rsidR="0099491C" w:rsidRDefault="0099491C">
      <w:pPr>
        <w:spacing w:after="160" w:line="259" w:lineRule="auto"/>
        <w:rPr>
          <w:rFonts w:ascii="Calibri" w:eastAsia="Calibri" w:hAnsi="Calibri" w:cs="Calibri"/>
        </w:rPr>
      </w:pPr>
    </w:p>
    <w:p w14:paraId="429BFCBA" w14:textId="77777777" w:rsidR="0099491C" w:rsidRDefault="0099491C"/>
    <w:sectPr w:rsidR="009949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noj">
    <w15:presenceInfo w15:providerId="None" w15:userId="Manoj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91C"/>
    <w:rsid w:val="00266ED4"/>
    <w:rsid w:val="00935BAF"/>
    <w:rsid w:val="0099491C"/>
    <w:rsid w:val="00AA67A2"/>
    <w:rsid w:val="00B51B96"/>
    <w:rsid w:val="00F8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A03C6"/>
  <w15:docId w15:val="{20385D9C-DC00-4D9E-A526-82EB8556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B51B9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</cp:lastModifiedBy>
  <cp:revision>2</cp:revision>
  <dcterms:created xsi:type="dcterms:W3CDTF">2025-12-11T07:26:00Z</dcterms:created>
  <dcterms:modified xsi:type="dcterms:W3CDTF">2025-12-11T08:04:00Z</dcterms:modified>
</cp:coreProperties>
</file>